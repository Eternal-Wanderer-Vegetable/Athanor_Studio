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urn:w" xmlns:r="urn:r" xmlns:m="urn:m" xmlns:mc="urn:mc">
  <w:body>
    <w:p>
      <w:pPr>
        <w:pStyle w:val="Heading1"/>
      </w:pPr>
      <w:bookmarkStart w:id="9" w:name="_Toc9"/>
      <w:r>
        <w:t>有损特性示例</w:t>
      </w:r>
      <w:bookmarkEnd w:id="9"/>
    </w:p>
    <w:p>
      <w:ins w:id="1" w:author="张三" w:date="2026-01-05T00:00:00Z">
        <w:r>
          <w:t>新增文字</w:t>
        </w:r>
      </w:ins>
      <w:del w:id="2" w:author="张三" w:date="2026-01-05T00:00:00Z">
        <w:r>
          <w:delText>删除文字</w:delText>
        </w:r>
      </w:del>
    </w:p>
    <w:p>
      <w:commentRangeStart w:id="1"/>
      <w:r>
        <w:t>被批注的句子。</w:t>
      </w:r>
      <w:commentRangeEnd w:id="1"/>
      <w:r>
        <w:commentReference w:id="1"/>
      </w:r>
    </w:p>
    <w:p>
      <w:r>
        <w:rPr>
          <w:highlight w:val="yellow"/>
          <w:vertAlign w:val="superscript"/>
        </w:rPr>
        <w:t>高亮上标</w:t>
      </w:r>
    </w:p>
    <w:p>
      <m:oMathPara>
        <m:oMath>
          <m:r>
            <m:t>a²+b²=c²</m:t>
          </m:r>
        </m:oMath>
      </m:oMathPara>
    </w:p>
    <w:p>
      <w:fldSimple w:instr=" TOC \o &quot;1-3&quot; ">
        <w:r>
          <w:t>目录占位</w:t>
        </w:r>
      </w:fldSimple>
    </w:p>
    <w:p>
      <w:sdt>
        <w:sdtPr/>
        <w:sdtContent>
          <w:r>
            <w:t>控件文本</w:t>
          </w:r>
        </w:sdtContent>
      </w:sdt>
    </w:p>
    <w:p>
      <w:r>
        <w:t>列</w:t>
      </w:r>
      <w:r>
        <w:tab/>
        <w:t>表</w:t>
      </w:r>
      <w:r>
        <w:br/>
        <w:t>换行后</w:t>
      </w:r>
      <w:r>
        <w:br w:type="page"/>
      </w:r>
    </w:p>
    <w:tbl>
      <w:tblPr/>
      <w:tblGrid>
        <w:gridCol/>
        <w:gridCol/>
      </w:tblGrid>
      <w:tr>
        <w:tc>
          <w:tcPr>
            <w:vMerge w:val="restart"/>
          </w:tcPr>
          <w:p>
            <w:r>
              <w:t>跨行</w:t>
            </w:r>
          </w:p>
        </w:tc>
        <w:tc>
          <w:p>
            <w:r>
              <w:t>R1C2</w:t>
            </w:r>
          </w:p>
        </w:tc>
      </w:tr>
      <w:tr>
        <w:tc>
          <w:tcPr>
            <w:vMerge/>
          </w:tcPr>
          <w:p/>
        </w:tc>
        <w:tc>
          <w:p>
            <w:r>
              <w:t>R2C2</w:t>
            </w:r>
          </w:p>
        </w:tc>
      </w:tr>
    </w:tbl>
    <w:p>
      <w:r>
        <w:endnoteReference w:id="2"/>
      </w:r>
      <w:hyperlink w:anchor="_Toc9">
        <w:r>
          <w:t>回到开头</w:t>
        </w:r>
      </w:hyperlink>
    </w:p>
  </w:body>
</w:document>
</file>

<file path=word/comments.xml><?xml version="1.0" encoding="utf-8"?>
<w:comments xmlns:w="urn:w">
  <w:comment w:id="1" w:author="李四" w:date="2026-01-06T08:00:00Z">
    <w:p>
      <w:r>
        <w:t>这句话需要润色</w:t>
      </w:r>
    </w:p>
  </w:comment>
</w:comments>
</file>

<file path=word/endnotes.xml><?xml version="1.0" encoding="utf-8"?>
<w:endnotes xmlns:w="urn:w">
  <w:endnote w:id="-1">
    <w:p/>
  </w:endnote>
  <w:endnote w:id="2">
    <w:p>
      <w:r>
        <w:t>尾注内容。</w:t>
      </w:r>
    </w:p>
  </w:endnote>
</w:endnotes>
</file>

<file path=word/footer1.xml><?xml version="1.0" encoding="utf-8"?>
<w:ftr xmlns:w="urn:w">
  <w:p>
    <w:r>
      <w:t>页脚文字</w:t>
    </w:r>
  </w:p>
</w:ftr>
</file>

<file path=word/header1.xml><?xml version="1.0" encoding="utf-8"?>
<w:hdr xmlns:w="urn:w">
  <w:p>
    <w:r>
      <w:t>页眉文字</w:t>
    </w:r>
  </w:p>
</w:hdr>
</file>

<file path=word/settings.xml><?xml version="1.0" encoding="utf-8"?>
<w:settings xmlns:w="urn:w">
  <w:trackChanges/>
</w:settings>
</file>

<file path=word/styles.xml><?xml version="1.0" encoding="utf-8"?>
<w:styles xmlns:w="urn:w">
  <w:style w:type="paragraph" w:default="1" w:styleId="Normal">
    <w:name w:val="Normal"/>
  </w:style>
  <w:style w:type="paragraph" w:styleId="Heading1">
    <w:name w:val="heading 1"/>
    <w:pPr>
      <w:outlineLvl w:val="0"/>
    </w:pPr>
  </w:style>
  <w:style w:type="paragraph" w:styleId="EmphBox">
    <w:name w:val="强调框"/>
  </w:style>
</w:styl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有损特性示例</dc:title>
  <dc:creator>Athanor</dc:creator>
  <dc:language>zh-CN</dc:language>
  <dcterms:created>2026-01-01T00:00:00Z</dcterms:created>
  <dcterms:modified>2026-01-02T00:00:00Z</dcterms:modified>
</cp:coreProperties>
</file>